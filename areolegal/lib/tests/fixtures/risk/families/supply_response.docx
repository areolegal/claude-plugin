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הסכם אספקה, התגובה שלנו</w:t>
      </w:r>
    </w:p>
    <w:p>
      <w:r>
        <w:t>1. הספק יספק את הטובין במועדים שבהזמנות הרכש.</w:t>
      </w:r>
    </w:p>
    <w:p>
      <w:r>
        <w:t>2. המחיר צמוד למדד המחירים לצרכן ויעודכן מדי רבעון.</w:t>
      </w:r>
    </w:p>
    <w:p>
      <w:r>
        <w:t>3. הבעלות והסיכון בטובין יעברו לקונה עם המסירה במחסני הספק.</w:t>
      </w:r>
    </w:p>
    <w:p>
      <w:r>
        <w:t>4. הספק אחראי לפגם בטובין שהתגלה בתוך 30 ימים מהמסירה.</w:t>
      </w:r>
      <w:ins w:id="1" w:author="Areo" w:date="2026-10-14T10:00:00Z">
        <w:r>
          <w:t xml:space="preserve">  הספק יפצה את הקונה על כל נזק שנגרם מאיחור באספקה, בכפוף לתקרה שבסעיף 5.</w:t>
        </w:r>
      </w:ins>
    </w:p>
    <w:p>
      <w:r>
        <w:t>5. אחריות כל צד מוגבלת לסכום ששולם לפי ההזמנה הרלוונטית.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